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C6B" w:rsidRDefault="00D07CBE" w:rsidP="005F3C6B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911749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aps/>
          <w:color w:val="911749"/>
          <w:sz w:val="24"/>
          <w:szCs w:val="24"/>
          <w:lang w:eastAsia="ru-RU"/>
        </w:rPr>
        <w:t xml:space="preserve">АДАПТАЦИЯ РЕБЕНКА В ДЕТСКОМ САДУ </w:t>
      </w:r>
    </w:p>
    <w:p w:rsidR="00D07CBE" w:rsidRPr="000B7281" w:rsidRDefault="00D07CBE" w:rsidP="005F3C6B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911749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aps/>
          <w:color w:val="911749"/>
          <w:sz w:val="24"/>
          <w:szCs w:val="24"/>
          <w:lang w:eastAsia="ru-RU"/>
        </w:rPr>
        <w:t>ЧТО ДОЛЖНЫ ЗНАТЬ РОДИТЕЛИ</w:t>
      </w:r>
    </w:p>
    <w:p w:rsidR="00D07CBE" w:rsidRPr="000B7281" w:rsidRDefault="00D07CBE" w:rsidP="00D07CB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Впервые </w:t>
      </w:r>
      <w:hyperlink r:id="rId5" w:history="1">
        <w:r w:rsidRPr="000B7281">
          <w:rPr>
            <w:rFonts w:ascii="Times New Roman" w:eastAsia="Times New Roman" w:hAnsi="Times New Roman" w:cs="Times New Roman"/>
            <w:b/>
            <w:bCs/>
            <w:color w:val="0055CC"/>
            <w:sz w:val="24"/>
            <w:szCs w:val="24"/>
            <w:u w:val="single"/>
            <w:bdr w:val="none" w:sz="0" w:space="0" w:color="auto" w:frame="1"/>
            <w:lang w:eastAsia="ru-RU"/>
          </w:rPr>
          <w:t>переступая порог детского сада</w:t>
        </w:r>
      </w:hyperlink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малыш фактически вступает в новую жизнь. И данный этап сложен не только для папы с мамой и воспитателей, но и, главным образом, для самого ребенка. Это серьезный стресс для детской психики и здоровья. Каковы особенности адаптации малыша в детск</w:t>
      </w:r>
      <w:r w:rsidRPr="000B7281">
        <w:rPr>
          <w:rFonts w:ascii="Times New Roman" w:eastAsia="Times New Roman" w:hAnsi="Times New Roman" w:cs="Times New Roman"/>
          <w:b/>
          <w:bCs/>
          <w:color w:val="0055CC"/>
          <w:sz w:val="24"/>
          <w:szCs w:val="24"/>
          <w:u w:val="single"/>
          <w:bdr w:val="none" w:sz="0" w:space="0" w:color="auto" w:frame="1"/>
          <w:lang w:eastAsia="ru-RU"/>
        </w:rPr>
        <w:t>ом саду.</w:t>
      </w:r>
    </w:p>
    <w:p w:rsidR="00D07CBE" w:rsidRPr="000B7281" w:rsidRDefault="00D07CBE" w:rsidP="00D07CBE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</w:pPr>
      <w:bookmarkStart w:id="0" w:name="1"/>
      <w:bookmarkEnd w:id="0"/>
      <w:r w:rsidRPr="000B7281"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  <w:t>Адаптация в детском саду. Как она протекает?</w:t>
      </w:r>
    </w:p>
    <w:p w:rsidR="00D07CBE" w:rsidRPr="000B7281" w:rsidRDefault="00D07CBE" w:rsidP="00D07CB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Какой бы фантастикой это ни казалось, но</w:t>
      </w: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стресс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который испытывает ребенок, впервые оказавшийся в детском саду, равен, по мнению психологов, перегрузке космонавта. Почему?</w:t>
      </w:r>
    </w:p>
    <w:p w:rsidR="00D07CBE" w:rsidRPr="000B7281" w:rsidRDefault="00D07CBE" w:rsidP="00D07CBE">
      <w:pPr>
        <w:numPr>
          <w:ilvl w:val="0"/>
          <w:numId w:val="2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 попадает </w:t>
      </w:r>
      <w:r w:rsidRPr="000B728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в совершенно новую среду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D07CBE" w:rsidRPr="000B7281" w:rsidRDefault="00D07CBE" w:rsidP="00D07CBE">
      <w:pPr>
        <w:numPr>
          <w:ilvl w:val="0"/>
          <w:numId w:val="2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 организм подвергается </w:t>
      </w:r>
      <w:r w:rsidRPr="000B728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атаке болезней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 удвоенной силой.</w:t>
      </w:r>
    </w:p>
    <w:p w:rsidR="00D07CBE" w:rsidRPr="000B7281" w:rsidRDefault="00D07CBE" w:rsidP="00D07CBE">
      <w:pPr>
        <w:numPr>
          <w:ilvl w:val="0"/>
          <w:numId w:val="2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Ему приходится </w:t>
      </w:r>
      <w:r w:rsidRPr="000B728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учиться жить в социуме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D07CBE" w:rsidRPr="000B7281" w:rsidRDefault="00D07CBE" w:rsidP="00D07CBE">
      <w:pPr>
        <w:numPr>
          <w:ilvl w:val="0"/>
          <w:numId w:val="2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Большую часть дня он </w:t>
      </w:r>
      <w:r w:rsidRPr="000B728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проводит без мамы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D07CBE" w:rsidRPr="000B7281" w:rsidRDefault="00D07CBE" w:rsidP="000B7281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</w:pPr>
      <w:bookmarkStart w:id="1" w:name="2"/>
      <w:bookmarkEnd w:id="1"/>
      <w:r w:rsidRPr="000B7281"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  <w:t xml:space="preserve">Проявления </w:t>
      </w:r>
      <w:proofErr w:type="spellStart"/>
      <w:r w:rsidRPr="000B7281"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  <w:t>дезадаптации</w:t>
      </w:r>
      <w:proofErr w:type="spellEnd"/>
      <w:r w:rsidRPr="000B7281"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  <w:t xml:space="preserve"> у ребенка в детском саду</w:t>
      </w:r>
      <w:r w:rsidR="000B7281" w:rsidRPr="000B7281"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  <w:br/>
      </w: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Негативные эмоции.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От легкой степени до состояния депрессии и хуже. Тяжелая степень такого состояния может выражаться по-разному – то через </w:t>
      </w:r>
      <w:proofErr w:type="spellStart"/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гиперактивность</w:t>
      </w:r>
      <w:proofErr w:type="spellEnd"/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то через полное отсутствие желания у ребенка идти на контакт.</w:t>
      </w:r>
    </w:p>
    <w:p w:rsidR="00D07CBE" w:rsidRPr="000B7281" w:rsidRDefault="00D07CBE" w:rsidP="00D07CBE">
      <w:pPr>
        <w:numPr>
          <w:ilvl w:val="0"/>
          <w:numId w:val="3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Слезы.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Без этого практически ни один малыш не обходится. Отрыв от мамы сопровождается то временным хныканьем, то непрерывным ревом.</w:t>
      </w:r>
    </w:p>
    <w:p w:rsidR="00D07CBE" w:rsidRPr="000B7281" w:rsidRDefault="00D07CBE" w:rsidP="00D07CBE">
      <w:pPr>
        <w:numPr>
          <w:ilvl w:val="0"/>
          <w:numId w:val="3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Страх.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Через это проходит каждый ребенок, и избежать этого невозможно. Разница только в видах страха и в том, насколько быстро ребенок с ним справится. Более всего </w:t>
      </w:r>
      <w:hyperlink r:id="rId6" w:history="1">
        <w:r w:rsidRPr="000B7281">
          <w:rPr>
            <w:rFonts w:ascii="Times New Roman" w:eastAsia="Times New Roman" w:hAnsi="Times New Roman" w:cs="Times New Roman"/>
            <w:b/>
            <w:bCs/>
            <w:color w:val="0055CC"/>
            <w:sz w:val="24"/>
            <w:szCs w:val="24"/>
            <w:u w:val="single"/>
            <w:bdr w:val="none" w:sz="0" w:space="0" w:color="auto" w:frame="1"/>
            <w:lang w:eastAsia="ru-RU"/>
          </w:rPr>
          <w:t>ребенок боится новых людей</w:t>
        </w:r>
      </w:hyperlink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обстановки, других детей и того, что мама за ним не придет. Страх является спусковым крючком для последствий стресса.</w:t>
      </w:r>
    </w:p>
    <w:p w:rsidR="00D07CBE" w:rsidRPr="000B7281" w:rsidRDefault="00D07CBE" w:rsidP="000B7281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</w:pPr>
      <w:bookmarkStart w:id="2" w:name="3"/>
      <w:bookmarkEnd w:id="2"/>
      <w:r w:rsidRPr="000B7281"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  <w:t>Последствия стресса в процессе адаптации ребенка в детском саду</w:t>
      </w:r>
      <w:r w:rsidR="000B7281" w:rsidRPr="000B7281"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  <w:br/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Стрессовые реакции ребенка выплескиваются в конфликты, капризы и агрессивное </w:t>
      </w:r>
      <w:bookmarkStart w:id="3" w:name="_GoBack"/>
      <w:bookmarkEnd w:id="3"/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поведение, вплоть до драк между детьми. Следует понимать, что</w:t>
      </w: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малыш в этот период весьма раним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а вспышки гнева могут появиться без всякого, на первый взгляд, повода. Наиболее разумно – проигнорировать их, не забыв, конечно, разобраться в проблемной ситуации. Также последствиями стресса могут быть:</w:t>
      </w:r>
    </w:p>
    <w:p w:rsidR="00D07CBE" w:rsidRPr="000B7281" w:rsidRDefault="00D07CBE" w:rsidP="00D07CBE">
      <w:pPr>
        <w:numPr>
          <w:ilvl w:val="0"/>
          <w:numId w:val="4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Обратное развитие. 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Ребенок, знакомый со всеми социальными навыками (то есть, способность самостоятельно кушать, </w:t>
      </w:r>
      <w:hyperlink r:id="rId7" w:history="1">
        <w:r w:rsidRPr="000B7281">
          <w:rPr>
            <w:rFonts w:ascii="Times New Roman" w:eastAsia="Times New Roman" w:hAnsi="Times New Roman" w:cs="Times New Roman"/>
            <w:b/>
            <w:bCs/>
            <w:color w:val="0055CC"/>
            <w:sz w:val="24"/>
            <w:szCs w:val="24"/>
            <w:u w:val="single"/>
            <w:bdr w:val="none" w:sz="0" w:space="0" w:color="auto" w:frame="1"/>
            <w:lang w:eastAsia="ru-RU"/>
          </w:rPr>
          <w:t>ходить на горшок</w:t>
        </w:r>
      </w:hyperlink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одеваться и пр.), вдруг забывает о том, что он умеет. Его приходится кормить с ложки, переодевать и пр</w:t>
      </w:r>
      <w:proofErr w:type="gramStart"/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..</w:t>
      </w:r>
      <w:proofErr w:type="gramEnd"/>
    </w:p>
    <w:p w:rsidR="00D07CBE" w:rsidRPr="000B7281" w:rsidRDefault="00D07CBE" w:rsidP="00D07CBE">
      <w:pPr>
        <w:numPr>
          <w:ilvl w:val="0"/>
          <w:numId w:val="4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Интерес к учебе и познанию 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из-за нервного перенапряжения пропадает. Увлечь малыша чем-то надолго не представляется возможным.</w:t>
      </w:r>
    </w:p>
    <w:p w:rsidR="00D07CBE" w:rsidRPr="000B7281" w:rsidRDefault="00D07CBE" w:rsidP="00D07CBE">
      <w:pPr>
        <w:numPr>
          <w:ilvl w:val="0"/>
          <w:numId w:val="4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Коммуникабельность. 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 детского сада у малыша не было проблем в общении со сверстниками. Сейчас же у него просто не хватает сил на общение с назойливыми, орущими и невоспитанными ровесниками. Ребенку нужно время на налаживание контактов и привыкание к новому кругу общения.</w:t>
      </w:r>
    </w:p>
    <w:p w:rsidR="00D07CBE" w:rsidRPr="000B7281" w:rsidRDefault="00D07CBE" w:rsidP="00D07CBE">
      <w:pPr>
        <w:numPr>
          <w:ilvl w:val="0"/>
          <w:numId w:val="4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Аппетит, сон.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Привычный домашний дневной сон сменяется категорическим нежеланием малыша ложиться спать. Аппетит снижается или вовсе пропадает.</w:t>
      </w:r>
    </w:p>
    <w:p w:rsidR="00D07CBE" w:rsidRPr="000B7281" w:rsidRDefault="00D07CBE" w:rsidP="00D07CBE">
      <w:pPr>
        <w:numPr>
          <w:ilvl w:val="0"/>
          <w:numId w:val="4"/>
        </w:numPr>
        <w:shd w:val="clear" w:color="auto" w:fill="FFFFFF"/>
        <w:spacing w:after="0" w:line="30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На почве сильного стресса, тем более — при тяжелой степени адаптации, в организме малыша рушатся барьеры сопротивляемости к различным заболеваниям. В такой ситуации </w:t>
      </w:r>
      <w:hyperlink r:id="rId8" w:history="1">
        <w:r w:rsidRPr="000B7281">
          <w:rPr>
            <w:rFonts w:ascii="Times New Roman" w:eastAsia="Times New Roman" w:hAnsi="Times New Roman" w:cs="Times New Roman"/>
            <w:b/>
            <w:bCs/>
            <w:color w:val="0055CC"/>
            <w:sz w:val="24"/>
            <w:szCs w:val="24"/>
            <w:u w:val="single"/>
            <w:bdr w:val="none" w:sz="0" w:space="0" w:color="auto" w:frame="1"/>
            <w:lang w:eastAsia="ru-RU"/>
          </w:rPr>
          <w:t>ребенок может заболеть </w:t>
        </w:r>
      </w:hyperlink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 легкого сквозняка. Причем, возвращаясь в сад после болезни, малыш снова вынужден проходить адаптацию, в результате чего снова заболевает. Вот почему ребенок, который начал ходить в детский сад, из месяца три недели проводит дома. </w:t>
      </w:r>
      <w:r w:rsidRPr="000B72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bookmarkStart w:id="4" w:name="4"/>
      <w:bookmarkEnd w:id="4"/>
    </w:p>
    <w:p w:rsidR="00D07CBE" w:rsidRPr="000B7281" w:rsidRDefault="00D07CBE" w:rsidP="00D07CBE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color w:val="BB0000"/>
          <w:sz w:val="24"/>
          <w:szCs w:val="24"/>
          <w:lang w:eastAsia="ru-RU"/>
        </w:rPr>
        <w:t>Как лучше подготовить ребенка к детскому саду?</w:t>
      </w:r>
    </w:p>
    <w:p w:rsidR="00D07CBE" w:rsidRPr="000B7281" w:rsidRDefault="00D07CBE" w:rsidP="00D07CB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5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6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Ищите для малыша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самый ближайший к дому детский сад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, чтобы не мучить ребенка долгой дорогой.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7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8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Заранее (постепенно)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приучайте чадо к режиму дня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, которого придерживаются в детском саду.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9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10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Не лишней будет и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консультация у педиатра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 xml:space="preserve"> по поводу возможного типа адаптации и </w:t>
        </w:r>
        <w:proofErr w:type="gramStart"/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принятия</w:t>
        </w:r>
        <w:proofErr w:type="gramEnd"/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 xml:space="preserve"> своевременных мер в случае неудовлетворительного прогноза.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11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12" w:author="Unknown"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Закаляйте дитя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, укрепляйте иммунитет, одевайте, соответственно погоде. Не нужно излишне кутать ребенка.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13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14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Отправляя малыша в сад,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убедитесь, что он абсолютно здоров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15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16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Также следует убедиться, что ребенок знаком со всеми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навыками самостоятельного обслуживания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17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18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Водите малыша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на прогулку в детский сад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, чтобы он знакомился с воспитателями и сверстниками.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19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20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Первую неделю лучше приводить малыша в сад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максимально поздн</w:t>
        </w:r>
        <w:proofErr w:type="gramStart"/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о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(</w:t>
        </w:r>
        <w:proofErr w:type="gramEnd"/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к девяти часам утра, перед самым завтраком) – слезы сверстников при расставании с их мамами не пойдут ребенку на пользу.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21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22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Обязательно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кормите ребенка перед выходом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 – в саду он может поначалу отказываться от еды.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23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24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Первое время (если позволяет график работы и воспитатели) лучше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находиться в группе вместе с малышом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. Забирать его в течение первой недели-двух предпочтительно до обеда.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25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26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Со второй недели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постепенно продлевайте время пребывания малыша в саду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. Оставляйте на обед.</w:t>
        </w:r>
      </w:ins>
    </w:p>
    <w:p w:rsidR="00D07CBE" w:rsidRPr="005F3C6B" w:rsidRDefault="00D07CBE" w:rsidP="00D07CBE">
      <w:pPr>
        <w:numPr>
          <w:ilvl w:val="0"/>
          <w:numId w:val="5"/>
        </w:numPr>
        <w:shd w:val="clear" w:color="auto" w:fill="FFFFFF"/>
        <w:spacing w:after="0" w:line="300" w:lineRule="atLeast"/>
        <w:ind w:left="0"/>
        <w:rPr>
          <w:ins w:id="27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28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С третьей-четвертой недели можно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начинать оставлять дитя на дневной сон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.</w:t>
        </w:r>
      </w:ins>
    </w:p>
    <w:p w:rsidR="00D07CBE" w:rsidRPr="005F3C6B" w:rsidRDefault="00D07CBE" w:rsidP="00D07CBE">
      <w:pPr>
        <w:shd w:val="clear" w:color="auto" w:fill="FFFFFF"/>
        <w:spacing w:before="100" w:beforeAutospacing="1" w:after="100" w:afterAutospacing="1" w:line="300" w:lineRule="atLeast"/>
        <w:outlineLvl w:val="1"/>
        <w:rPr>
          <w:ins w:id="29" w:author="Unknow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30" w:name="5"/>
      <w:bookmarkEnd w:id="30"/>
      <w:ins w:id="31" w:author="Unknown">
        <w:r w:rsidRPr="005F3C6B">
          <w:rPr>
            <w:rFonts w:ascii="Times New Roman" w:eastAsia="Times New Roman" w:hAnsi="Times New Roman" w:cs="Times New Roman"/>
            <w:b/>
            <w:bCs/>
            <w:color w:val="000000" w:themeColor="text1"/>
            <w:sz w:val="24"/>
            <w:szCs w:val="24"/>
            <w:lang w:eastAsia="ru-RU"/>
          </w:rPr>
          <w:t>Быстрая адаптация ребенка в детском саду — рекомендации родителям</w:t>
        </w:r>
      </w:ins>
    </w:p>
    <w:p w:rsidR="00D07CBE" w:rsidRPr="005F3C6B" w:rsidRDefault="00D07CBE" w:rsidP="00D07CBE">
      <w:pPr>
        <w:shd w:val="clear" w:color="auto" w:fill="FFFFFF"/>
        <w:spacing w:after="0" w:line="300" w:lineRule="atLeast"/>
        <w:rPr>
          <w:ins w:id="32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D07CBE" w:rsidRPr="005F3C6B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33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34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Не обсуждайте при малыше проблемы детского сада.</w:t>
        </w:r>
      </w:ins>
    </w:p>
    <w:p w:rsidR="00D07CBE" w:rsidRPr="005F3C6B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35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36" w:author="Unknown"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Ни при каких обстоятельствах </w:t>
        </w:r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не угрожайте чаду детским садом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. Например, за непослушание и пр. Ребенок должен воспринимать сад, как место отдыха, радости общения и обучения, но не каторги и тюрьмы.</w:t>
        </w:r>
      </w:ins>
    </w:p>
    <w:p w:rsidR="00D07CBE" w:rsidRPr="005F3C6B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37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38" w:author="Unknown"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Чаще гуляйте на детских площадках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, посещайте центры детского развития, приглашайте в гости сверстников малыша.</w:t>
        </w:r>
      </w:ins>
    </w:p>
    <w:p w:rsidR="00D07CBE" w:rsidRPr="005F3C6B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39" w:author="Unknown"/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ins w:id="40" w:author="Unknown">
        <w:r w:rsidRPr="005F3C6B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lang w:eastAsia="ru-RU"/>
          </w:rPr>
          <w:t>Наблюдайте за ребенком</w:t>
        </w:r>
        <w:r w:rsidRPr="005F3C6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 – удается ли ему найти с ровесниками общий язык, стеснителен ли он или, напротив, излишне дерзок. Помогайте советом, ищите вместе варианты решения возникающих проблем.</w:t>
        </w:r>
      </w:ins>
    </w:p>
    <w:p w:rsidR="00D07CBE" w:rsidRPr="000B7281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41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ins w:id="42" w:author="Unknown"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lastRenderedPageBreak/>
          <w:t>Рассказывайте малышу о детском садике</w:t>
        </w:r>
        <w:r w:rsidRPr="000B7281">
          <w:rPr>
            <w:rFonts w:ascii="Times New Roman" w:eastAsia="Times New Roman" w:hAnsi="Times New Roman" w:cs="Times New Roman"/>
            <w:b/>
            <w:bCs/>
            <w:i/>
            <w:iCs/>
            <w:color w:val="000000"/>
            <w:sz w:val="24"/>
            <w:szCs w:val="24"/>
            <w:lang w:eastAsia="ru-RU"/>
          </w:rPr>
          <w:t> в позитивном ключе</w:t>
        </w:r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. Укажите на положительные моменты – множество друзей, интересные занятия, прогулки и пр.</w:t>
        </w:r>
      </w:ins>
    </w:p>
    <w:p w:rsidR="00D07CBE" w:rsidRPr="000B7281" w:rsidRDefault="00D07CBE" w:rsidP="00754496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43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ins w:id="44" w:author="Unknown"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Поднимите ребенку самооценку, скажите, что </w:t>
        </w:r>
        <w:r w:rsidRPr="000B7281">
          <w:rPr>
            <w:rFonts w:ascii="Times New Roman" w:eastAsia="Times New Roman" w:hAnsi="Times New Roman" w:cs="Times New Roman"/>
            <w:b/>
            <w:bCs/>
            <w:i/>
            <w:iCs/>
            <w:color w:val="000000"/>
            <w:sz w:val="24"/>
            <w:szCs w:val="24"/>
            <w:lang w:eastAsia="ru-RU"/>
          </w:rPr>
          <w:t>он стал взрослым</w:t>
        </w:r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 xml:space="preserve">, и детский сад – это его работа, почти как у папы с мамой. Только не забывайте между делом, мягко и ненавязчиво, готовить малыша к трудностям. </w:t>
        </w:r>
      </w:ins>
    </w:p>
    <w:p w:rsidR="00D07CBE" w:rsidRPr="000B7281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45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ins w:id="46" w:author="Unknown"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Готовьте чадо к ежедневной разлуке на определенное время. Оставляйте ненадолго с бабушкой или родственниками. Во время игры малыша со сверстниками на площадке отойдите подальше, не мешайте общению. Но и наблюдать за ним, конечно, не прекращайте.</w:t>
        </w:r>
      </w:ins>
    </w:p>
    <w:p w:rsidR="00D07CBE" w:rsidRPr="000B7281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47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ins w:id="48" w:author="Unknown">
        <w:r w:rsidRPr="000B7281">
          <w:rPr>
            <w:rFonts w:ascii="Times New Roman" w:eastAsia="Times New Roman" w:hAnsi="Times New Roman" w:cs="Times New Roman"/>
            <w:b/>
            <w:bCs/>
            <w:i/>
            <w:iCs/>
            <w:color w:val="000000"/>
            <w:sz w:val="24"/>
            <w:szCs w:val="24"/>
            <w:lang w:eastAsia="ru-RU"/>
          </w:rPr>
          <w:t>Всегда выполняйте обещания</w:t>
        </w:r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, которые вы даете ребенку. Малыш должен быть уверен, что если мама пообещала его забрать, то ничто ей в этом не помешает.</w:t>
        </w:r>
      </w:ins>
    </w:p>
    <w:p w:rsidR="00D07CBE" w:rsidRPr="000B7281" w:rsidRDefault="00D07CBE" w:rsidP="00754496">
      <w:pPr>
        <w:shd w:val="clear" w:color="auto" w:fill="FFFFFF"/>
        <w:spacing w:after="0" w:line="300" w:lineRule="atLeast"/>
        <w:rPr>
          <w:ins w:id="49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07CBE" w:rsidRPr="000B7281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50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ins w:id="51" w:author="Unknown"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Дайте ребенку в детский сад </w:t>
        </w:r>
        <w:r w:rsidRPr="000B7281">
          <w:rPr>
            <w:rFonts w:ascii="Times New Roman" w:eastAsia="Times New Roman" w:hAnsi="Times New Roman" w:cs="Times New Roman"/>
            <w:b/>
            <w:bCs/>
            <w:i/>
            <w:iCs/>
            <w:color w:val="000000"/>
            <w:sz w:val="24"/>
            <w:szCs w:val="24"/>
            <w:lang w:eastAsia="ru-RU"/>
          </w:rPr>
          <w:t>его самую любимую игрушку</w:t>
        </w:r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, чтобы он ощущал себя более комфортно в первое время.</w:t>
        </w:r>
      </w:ins>
    </w:p>
    <w:p w:rsidR="00D07CBE" w:rsidRPr="000B7281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52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ins w:id="53" w:author="Unknown"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 xml:space="preserve">Забирая </w:t>
        </w:r>
        <w:proofErr w:type="gramStart"/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малыша</w:t>
        </w:r>
        <w:proofErr w:type="gramEnd"/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 xml:space="preserve"> домой, не следует демонстрировать ему свою обеспокоенность. О том, как он кушал, сколько плакал, и было ли ему грустно без вас, лучше спросить у воспитателя. Правильнее будет поинтересоваться, что нового узнал ребенок и с кем успел подружиться.</w:t>
        </w:r>
      </w:ins>
    </w:p>
    <w:p w:rsidR="00D07CBE" w:rsidRPr="000B7281" w:rsidRDefault="00D07CBE" w:rsidP="00D07CBE">
      <w:pPr>
        <w:numPr>
          <w:ilvl w:val="0"/>
          <w:numId w:val="6"/>
        </w:numPr>
        <w:shd w:val="clear" w:color="auto" w:fill="FFFFFF"/>
        <w:spacing w:after="0" w:line="300" w:lineRule="atLeast"/>
        <w:ind w:left="0"/>
        <w:rPr>
          <w:ins w:id="54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ins w:id="55" w:author="Unknown"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В выходные дни </w:t>
        </w:r>
        <w:r w:rsidRPr="000B7281">
          <w:rPr>
            <w:rFonts w:ascii="Times New Roman" w:eastAsia="Times New Roman" w:hAnsi="Times New Roman" w:cs="Times New Roman"/>
            <w:b/>
            <w:bCs/>
            <w:i/>
            <w:iCs/>
            <w:color w:val="000000"/>
            <w:sz w:val="24"/>
            <w:szCs w:val="24"/>
            <w:lang w:eastAsia="ru-RU"/>
          </w:rPr>
          <w:t>старайтесь придерживаться режима</w:t>
        </w:r>
        <w:r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, установленного в детском саду.</w:t>
        </w:r>
      </w:ins>
    </w:p>
    <w:p w:rsidR="00D07CBE" w:rsidRPr="000B7281" w:rsidRDefault="00754496" w:rsidP="00D07CBE">
      <w:pPr>
        <w:shd w:val="clear" w:color="auto" w:fill="FFFFFF"/>
        <w:spacing w:after="0" w:line="300" w:lineRule="atLeast"/>
        <w:rPr>
          <w:ins w:id="56" w:author="Unknown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7281">
        <w:rPr>
          <w:rFonts w:ascii="Times New Roman" w:eastAsia="Times New Roman" w:hAnsi="Times New Roman" w:cs="Times New Roman"/>
          <w:b/>
          <w:bCs/>
          <w:noProof/>
          <w:color w:val="0055CC"/>
          <w:sz w:val="24"/>
          <w:szCs w:val="24"/>
          <w:bdr w:val="none" w:sz="0" w:space="0" w:color="auto" w:frame="1"/>
          <w:lang w:eastAsia="ru-RU"/>
        </w:rPr>
        <w:t xml:space="preserve">  </w:t>
      </w:r>
      <w:ins w:id="57" w:author="Unknown">
        <w:r w:rsidR="00D07CBE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 xml:space="preserve"> Скорость адаптации малыша в саду и его </w:t>
        </w:r>
        <w:r w:rsidR="00D07CBE" w:rsidRPr="000B728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ru-RU"/>
          </w:rPr>
          <w:t>благополучное пребывание в социуме в большей степени зависит от усилий мамы и папы</w:t>
        </w:r>
        <w:r w:rsidR="00D07CBE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.</w:t>
        </w:r>
        <w:proofErr w:type="gramStart"/>
        <w:r w:rsidR="00D07CBE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 xml:space="preserve"> .</w:t>
        </w:r>
        <w:proofErr w:type="gramEnd"/>
        <w:r w:rsidR="00D07CBE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 xml:space="preserve"> Прислушивайтесь к вашему ребенку и старайтесь не слишком ограничивать его своей опекой – это позволит малышу </w:t>
        </w:r>
        <w:r w:rsidR="00D07CBE" w:rsidRPr="000B728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ru-RU"/>
          </w:rPr>
          <w:t>быстрее стать самостоятельным и хорошо адаптироваться в коллективе</w:t>
        </w:r>
        <w:r w:rsidR="00D07CBE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. Ребенок, который хорошо адаптировался к условиям детского сада, гораздо легче пройдет период </w:t>
        </w:r>
        <w:r w:rsidR="00CA0824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fldChar w:fldCharType="begin"/>
        </w:r>
        <w:r w:rsidR="00D07CBE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instrText xml:space="preserve"> HYPERLINK "http://www.colady.ru/osobennosti-adaptacii-pervoklassnikov-k-shkole-kak-pomoch-rebenku-preodolet-trudnosti.html" \o "Особенности адаптации первоклассников к школе – как помочь ребенку преодолеть трудности" </w:instrText>
        </w:r>
        <w:r w:rsidR="00CA0824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fldChar w:fldCharType="separate"/>
        </w:r>
        <w:r w:rsidR="00D07CBE" w:rsidRPr="000B7281">
          <w:rPr>
            <w:rFonts w:ascii="Times New Roman" w:eastAsia="Times New Roman" w:hAnsi="Times New Roman" w:cs="Times New Roman"/>
            <w:b/>
            <w:bCs/>
            <w:color w:val="0055CC"/>
            <w:sz w:val="24"/>
            <w:szCs w:val="24"/>
            <w:u w:val="single"/>
            <w:bdr w:val="none" w:sz="0" w:space="0" w:color="auto" w:frame="1"/>
            <w:lang w:eastAsia="ru-RU"/>
          </w:rPr>
          <w:t>адаптации первоклассника к школе</w:t>
        </w:r>
        <w:r w:rsidR="00CA0824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fldChar w:fldCharType="end"/>
        </w:r>
        <w:r w:rsidR="00D07CBE" w:rsidRPr="000B728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.</w:t>
        </w:r>
      </w:ins>
    </w:p>
    <w:p w:rsidR="005A6E22" w:rsidRDefault="005A6E22"/>
    <w:sectPr w:rsidR="005A6E22" w:rsidSect="00CA0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949BF"/>
    <w:multiLevelType w:val="multilevel"/>
    <w:tmpl w:val="C2B8A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13A7F"/>
    <w:multiLevelType w:val="multilevel"/>
    <w:tmpl w:val="BA9200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CC59A7"/>
    <w:multiLevelType w:val="multilevel"/>
    <w:tmpl w:val="4718B5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FA495D"/>
    <w:multiLevelType w:val="multilevel"/>
    <w:tmpl w:val="971CA6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296396"/>
    <w:multiLevelType w:val="multilevel"/>
    <w:tmpl w:val="7B3057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5554DC"/>
    <w:multiLevelType w:val="multilevel"/>
    <w:tmpl w:val="6DB4EB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127E6"/>
    <w:rsid w:val="000B7281"/>
    <w:rsid w:val="005A6E22"/>
    <w:rsid w:val="005F3C6B"/>
    <w:rsid w:val="00754496"/>
    <w:rsid w:val="00CA0824"/>
    <w:rsid w:val="00CF5FDB"/>
    <w:rsid w:val="00D07CBE"/>
    <w:rsid w:val="00E12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08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7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7C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7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7C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9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13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0" w:color="B8BFBE"/>
            <w:right w:val="none" w:sz="0" w:space="0" w:color="auto"/>
          </w:divBdr>
        </w:div>
        <w:div w:id="1002512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lady.ru/chto-delat-esli-rebenok-chasto-boleet-sovety-mama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lady.ru/kak-priuchit-rebenka-k-gorshku-sovety-opytnyx-mam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lady.ru/rebenok-ni-s-kem-ne-druzhit-v-detskom-sadu-na-detskoj-ploshhadke-normalno-li-eto-i-chto-delat.html" TargetMode="External"/><Relationship Id="rId11" Type="http://schemas.microsoft.com/office/2007/relationships/stylesWithEffects" Target="stylesWithEffects.xml"/><Relationship Id="rId5" Type="http://schemas.openxmlformats.org/officeDocument/2006/relationships/hyperlink" Target="http://www.colady.ru/kak-popast-v-zhelaemyj-detskij-sad-poshagovaya-instrukciya-dlya-roditelej-dokumenty-vzyatki-i-ocheredi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MoM</cp:lastModifiedBy>
  <cp:revision>5</cp:revision>
  <cp:lastPrinted>2018-09-17T17:42:00Z</cp:lastPrinted>
  <dcterms:created xsi:type="dcterms:W3CDTF">2018-09-17T17:24:00Z</dcterms:created>
  <dcterms:modified xsi:type="dcterms:W3CDTF">2018-10-29T21:53:00Z</dcterms:modified>
</cp:coreProperties>
</file>